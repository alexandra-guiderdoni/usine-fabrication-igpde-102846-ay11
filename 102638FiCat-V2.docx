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3"/>
      </w:tblGrid>
      <w:tr>
        <w:trPr>
          <w:trHeight w:val="839"/>
        </w:trPr>
        <w:tc>
          <w:tcPr>
            <w:tcW w:w="9639" w:type="dxa"/>
          </w:tcPr>
          <w:p>
            <w:pPr>
              <w:pStyle w:val="Titre1"/>
              <w:outlineLvl w:val="0"/>
            </w:pPr>
            <w:r>
              <w:t xml:space="preserve"> FICHE CATALOGUE 2026</w:t>
            </w:r>
          </w:p>
        </w:tc>
      </w:tr>
    </w:tbl>
    <w:p/>
    <w:p>
      <w:pPr>
        <w:pStyle w:val="Paragraphedeliste"/>
      </w:pPr>
      <w:r>
        <w:rPr>
          <w:rStyle w:val="Titre2Car"/>
        </w:rPr>
        <w:t>LIBELLÉ</w:t>
      </w:r>
      <w:r>
        <w:tab/>
        <w:t>: L'accessibilité numérique pour la bureautique et le web</w:t>
      </w:r>
    </w:p>
    <w:p>
      <w:pPr>
        <w:pStyle w:val="Paragraphedeliste"/>
      </w:pPr>
      <w:r>
        <w:rPr>
          <w:rStyle w:val="Titre2Car"/>
        </w:rPr>
        <w:t xml:space="preserve">CODE </w:t>
      </w:r>
      <w:r>
        <w:tab/>
        <w:t>: 102638</w:t>
      </w:r>
    </w:p>
    <w:p>
      <w:pPr>
        <w:pStyle w:val="Paragraphedeliste"/>
      </w:pPr>
      <w:r>
        <w:rPr>
          <w:rStyle w:val="Titre2Car"/>
        </w:rPr>
        <w:t>DURÉE</w:t>
      </w:r>
      <w:r>
        <w:rPr>
          <w:color w:val="0070C0"/>
        </w:rPr>
        <w:tab/>
      </w:r>
      <w:r>
        <w:t>: 1 jour</w:t>
      </w:r>
    </w:p>
    <w:p>
      <w:pPr>
        <w:pStyle w:val="Paragraphedeliste"/>
      </w:pPr>
      <w:r>
        <w:rPr>
          <w:rStyle w:val="Titre2Car"/>
        </w:rPr>
        <w:t>NIVEAU</w:t>
      </w:r>
      <w:r>
        <w:tab/>
        <w:t>: Initiation</w:t>
      </w:r>
    </w:p>
    <w:p>
      <w:pPr>
        <w:pStyle w:val="Paragraphedeliste"/>
      </w:pPr>
      <w:r>
        <w:rPr>
          <w:rStyle w:val="Titre2Car"/>
        </w:rPr>
        <w:t>SALLE DE COURS</w:t>
      </w:r>
      <w:r>
        <w:tab/>
        <w:t>: Salle équipée d’ordinateurs</w:t>
      </w:r>
    </w:p>
    <w:p>
      <w:pPr>
        <w:pStyle w:val="Titre3"/>
      </w:pPr>
      <w:r>
        <w:t>PUBLIC(S)</w:t>
      </w:r>
    </w:p>
    <w:p>
      <w:r>
        <w:t>Communicants de toutes les directions des ministères et producteurs de contenu numérique.</w:t>
      </w:r>
    </w:p>
    <w:p>
      <w:pPr>
        <w:pStyle w:val="Titre3"/>
      </w:pPr>
      <w:r>
        <w:t>Prérequis</w:t>
      </w:r>
    </w:p>
    <w:p>
      <w:r>
        <w:t>Aucun prérequis obligatoire.</w:t>
      </w:r>
    </w:p>
    <w:p>
      <w:r>
        <w:rPr>
          <w:b/>
          <w:bCs/>
        </w:rPr>
        <w:t>Conseil</w:t>
      </w:r>
      <w:r>
        <w:t xml:space="preserve"> : en complément de cette formation, il est recommandé de suivre sur Mentor le parcours «</w:t>
      </w:r>
      <w:r>
        <w:rPr>
          <w:rFonts w:ascii="Times New Roman" w:hAnsi="Times New Roman"/>
        </w:rPr>
        <w:t> </w:t>
      </w:r>
      <w:r>
        <w:t>L’essentiel de l’accessibilité de la communication de l’État</w:t>
      </w:r>
      <w:r>
        <w:rPr>
          <w:rFonts w:ascii="Times New Roman" w:hAnsi="Times New Roman"/>
        </w:rPr>
        <w:t> </w:t>
      </w:r>
      <w:r>
        <w:t xml:space="preserve">» </w:t>
      </w:r>
    </w:p>
    <w:p>
      <w:r>
        <w:rPr>
          <w:b/>
          <w:bCs/>
        </w:rPr>
        <w:t>Module 1</w:t>
      </w:r>
      <w:r>
        <w:rPr>
          <w:rFonts w:ascii="Times New Roman" w:hAnsi="Times New Roman"/>
          <w:b/>
          <w:bCs/>
        </w:rPr>
        <w:t> </w:t>
      </w:r>
      <w:r>
        <w:t>: Les bases de l'accessibilité (1</w:t>
      </w:r>
      <w:r>
        <w:rPr>
          <w:rFonts w:ascii="Times New Roman" w:hAnsi="Times New Roman"/>
        </w:rPr>
        <w:t> </w:t>
      </w:r>
      <w:r>
        <w:t xml:space="preserve">h). </w:t>
      </w:r>
    </w:p>
    <w:p>
      <w:r>
        <w:t xml:space="preserve">Lien : </w:t>
      </w:r>
      <w:hyperlink r:id="rId7" w:history="1">
        <w:r>
          <w:rPr>
            <w:rStyle w:val="Lienhypertexte"/>
          </w:rPr>
          <w:t>https://mentor.gouv.fr/course/view.php?id=867&amp;section=1</w:t>
        </w:r>
      </w:hyperlink>
    </w:p>
    <w:p>
      <w:r>
        <w:t>Apporter un casque audio avec prise jack (pour tester avec lecteur d'écran).</w:t>
      </w:r>
    </w:p>
    <w:p>
      <w:pPr>
        <w:pStyle w:val="Titre3"/>
      </w:pPr>
      <w:r>
        <w:t>OBJECTIFS</w:t>
      </w:r>
      <w:r>
        <w:rPr>
          <w:spacing w:val="-5"/>
        </w:rPr>
        <w:t xml:space="preserve"> </w:t>
      </w:r>
      <w:r>
        <w:t>DE LA</w:t>
      </w:r>
      <w:r>
        <w:rPr>
          <w:spacing w:val="-2"/>
        </w:rPr>
        <w:t xml:space="preserve"> </w:t>
      </w:r>
      <w:r>
        <w:t>FORMATION</w:t>
      </w:r>
    </w:p>
    <w:p>
      <w:pPr>
        <w:pStyle w:val="Paragraphedeliste"/>
      </w:pPr>
      <w:r>
        <w:t>Cette formation vous permettra d‘expliquer les enjeux de l'accessibilité numérique et son cadre légal dans le contexte de la communication, d’identifier et évaluer les principales erreurs d'accessibilité et de rendre des contenus numériques accessibles.</w:t>
      </w:r>
    </w:p>
    <w:p>
      <w:pPr>
        <w:pStyle w:val="Titre3"/>
      </w:pPr>
      <w:r>
        <w:t>COMPÉTENCES CIBLÉES</w:t>
      </w:r>
    </w:p>
    <w:p>
      <w:pPr>
        <w:pStyle w:val="Paragraphedeliste"/>
        <w:ind w:left="720"/>
      </w:pPr>
      <w:r>
        <w:t>Évaluer la conformité d'un contenu numérique aux exigences légales d'accessibilité.</w:t>
      </w:r>
    </w:p>
    <w:p>
      <w:pPr>
        <w:pStyle w:val="Paragraphedeliste"/>
        <w:ind w:left="720"/>
        <w:rPr>
          <w:del w:id="0" w:author="COUPLAN Carine" w:date="2025-07-23T14:41:00Z"/>
        </w:rPr>
      </w:pPr>
      <w:del w:id="1" w:author="COUPLAN Carine" w:date="2025-07-23T14:41:00Z">
        <w:r>
          <w:delText>Intégrer une démarche d'accessibilité numérique dans ses pratiques de communication.</w:delText>
        </w:r>
      </w:del>
    </w:p>
    <w:p>
      <w:pPr>
        <w:pStyle w:val="Paragraphedeliste"/>
        <w:ind w:left="720"/>
      </w:pPr>
      <w:r>
        <w:t>Utiliser efficacement les outils d'évaluation de l'accessibilité numérique.</w:t>
      </w:r>
    </w:p>
    <w:p>
      <w:pPr>
        <w:pStyle w:val="Paragraphedeliste"/>
        <w:ind w:left="720"/>
        <w:rPr>
          <w:del w:id="2" w:author="COUPLAN Carine" w:date="2025-07-23T14:41:00Z"/>
        </w:rPr>
      </w:pPr>
      <w:del w:id="3" w:author="COUPLAN Carine" w:date="2025-07-23T14:41:00Z">
        <w:r>
          <w:delText>Produire des contenus de communication numériques accessibles pour divers supports.</w:delText>
        </w:r>
      </w:del>
    </w:p>
    <w:p>
      <w:pPr>
        <w:pStyle w:val="Paragraphedeliste"/>
        <w:ind w:left="720"/>
        <w:rPr>
          <w:del w:id="4" w:author="COUPLAN Carine" w:date="2025-07-23T14:41:00Z"/>
        </w:rPr>
      </w:pPr>
      <w:del w:id="5" w:author="COUPLAN Carine" w:date="2025-07-23T14:41:00Z">
        <w:r>
          <w:lastRenderedPageBreak/>
          <w:delText>Adapter des contenus existants pour les rendre accessibles.</w:delText>
        </w:r>
      </w:del>
    </w:p>
    <w:p>
      <w:pPr>
        <w:pStyle w:val="Paragraphedeliste"/>
        <w:ind w:left="720"/>
        <w:rPr>
          <w:ins w:id="6" w:author="COUPLAN Carine" w:date="2025-07-23T14:41:00Z"/>
        </w:rPr>
      </w:pPr>
      <w:ins w:id="7" w:author="COUPLAN Carine" w:date="2025-07-23T14:41:00Z">
        <w:r>
          <w:t xml:space="preserve">Créer et adapter des contenus numériques pour garantir leur accessibilité </w:t>
        </w:r>
      </w:ins>
      <w:ins w:id="8" w:author="COUPLAN Carine" w:date="2025-07-23T14:42:00Z">
        <w:r>
          <w:t xml:space="preserve">pour divers </w:t>
        </w:r>
      </w:ins>
      <w:ins w:id="9" w:author="COUPLAN Carine" w:date="2025-07-23T14:41:00Z">
        <w:r>
          <w:t>supports.</w:t>
        </w:r>
      </w:ins>
    </w:p>
    <w:p>
      <w:pPr>
        <w:pStyle w:val="Titre3"/>
      </w:pPr>
      <w:bookmarkStart w:id="10" w:name="_Hlk177738161"/>
      <w:r>
        <w:t>PROFIL DES INTERVENANT.E. S</w:t>
      </w:r>
    </w:p>
    <w:p>
      <w:r>
        <w:t>Formateurs Opquast certifiés et référents en Assurance Qualité Web et en accessibilité numérique (RGAA/WCAG).</w:t>
      </w:r>
    </w:p>
    <w:bookmarkEnd w:id="10"/>
    <w:p>
      <w:pPr>
        <w:pStyle w:val="Titre3"/>
      </w:pPr>
      <w:r>
        <w:t>PROGRAMME DE FORMATION</w:t>
      </w:r>
    </w:p>
    <w:p>
      <w:pPr>
        <w:pStyle w:val="Paragraphedeliste"/>
        <w:ind w:left="720"/>
      </w:pPr>
      <w:r>
        <w:t>Comprendre l’accessibilité numérique et son cadre légal</w:t>
      </w:r>
    </w:p>
    <w:p>
      <w:pPr>
        <w:pStyle w:val="Paragraphedeliste"/>
        <w:ind w:left="720"/>
      </w:pPr>
      <w:r>
        <w:t>Créer des documents bureautiques accessibles</w:t>
      </w:r>
    </w:p>
    <w:p>
      <w:pPr>
        <w:pStyle w:val="Paragraphedeliste"/>
        <w:ind w:left="720"/>
      </w:pPr>
      <w:r>
        <w:t>Appliquer les évaluations rapides d'accessibilité web (Easy Checks)</w:t>
      </w:r>
    </w:p>
    <w:p>
      <w:pPr>
        <w:pStyle w:val="Paragraphedeliste"/>
        <w:ind w:left="720"/>
      </w:pPr>
      <w:r>
        <w:t>Améliorer l'accessibilité numérique des publications sur les réseaux sociaux</w:t>
      </w:r>
    </w:p>
    <w:p>
      <w:pPr>
        <w:pStyle w:val="Titre3"/>
      </w:pPr>
      <w:r>
        <w:t>MÉTHODES PEDAGOGIQUES ET D’ÉVALUATION</w:t>
      </w:r>
    </w:p>
    <w:p>
      <w:pPr>
        <w:pStyle w:val="Paragraphedeliste"/>
      </w:pPr>
      <w:r>
        <w:t xml:space="preserve">Cette formation allie apports théoriques </w:t>
      </w:r>
      <w:del w:id="11" w:author="COUPLAN Carine" w:date="2025-07-23T14:44:00Z">
        <w:r>
          <w:delText xml:space="preserve">(50%) </w:delText>
        </w:r>
      </w:del>
      <w:r>
        <w:t xml:space="preserve">et exercices pratiques </w:t>
      </w:r>
      <w:del w:id="12" w:author="COUPLAN Carine" w:date="2025-07-23T14:44:00Z">
        <w:r>
          <w:delText xml:space="preserve">(50%) </w:delText>
        </w:r>
      </w:del>
      <w:r>
        <w:t>avec création de documents, correction d'erreurs et tests avec lecteur d'écran pour une montée en compétences progressive. Auto-évaluation du niveau des compétences en début et fin de formation permettant de mesurer la progression. Tour de table et questionnaire individuel de satisfaction. L'attestation de présence sera envoyée aux stagiaires sur demande auprès de votre chargé(e) de formation.</w:t>
      </w:r>
    </w:p>
    <w:sectPr>
      <w:headerReference w:type="default" r:id="rId8"/>
      <w:footerReference w:type="even" r:id="rId9"/>
      <w:footerReference w:type="default" r:id="rId10"/>
      <w:headerReference w:type="first" r:id="rId11"/>
      <w:footerReference w:type="first" r:id="rId12"/>
      <w:type w:val="continuous"/>
      <w:pgSz w:w="11910" w:h="16840"/>
      <w:pgMar w:top="1340" w:right="853" w:bottom="280" w:left="1300" w:header="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ianne">
    <w:panose1 w:val="02000000000000000000"/>
    <w:charset w:val="00"/>
    <w:family w:val="auto"/>
    <w:pitch w:val="variable"/>
    <w:sig w:usb0="0000000F"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124545321"/>
      <w:docPartObj>
        <w:docPartGallery w:val="Page Numbers (Bottom of Page)"/>
        <w:docPartUnique/>
      </w:docPartObj>
    </w:sdtPr>
    <w:sdtContent>
      <w:p>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822968426"/>
      <w:docPartObj>
        <w:docPartGallery w:val="Page Numbers (Bottom of Page)"/>
        <w:docPartUnique/>
      </w:docPartObj>
    </w:sdtPr>
    <w:sdtContent>
      <w:p>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527315964"/>
      <w:docPartObj>
        <w:docPartGallery w:val="Page Numbers (Bottom of Page)"/>
        <w:docPartUnique/>
      </w:docPartObj>
    </w:sdtPr>
    <w:sdtContent>
      <w:p>
        <w:pPr>
          <w:pStyle w:val="Pieddepage"/>
          <w:framePr w:wrap="none" w:vAnchor="text" w:hAnchor="margin" w:xAlign="outside"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pPr>
      <w:pStyle w:val="Pieddepage"/>
      <w:ind w:right="360" w:firstLine="360"/>
      <w:rPr>
        <w:rStyle w:val="Numrodepage"/>
      </w:rPr>
    </w:pPr>
  </w:p>
  <w:p>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90116729"/>
      <w:docPartObj>
        <w:docPartGallery w:val="Page Numbers (Bottom of Page)"/>
        <w:docPartUnique/>
      </w:docPartObj>
    </w:sdtPr>
    <w:sdtContent>
      <w:p>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pPr>
      <w:pStyle w:val="Pieddepage"/>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En-tte"/>
    </w:pPr>
  </w:p>
  <w:p>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En-tte"/>
      <w:ind w:hanging="1276"/>
      <w:jc w:val="both"/>
    </w:pPr>
    <w:r>
      <w:rPr>
        <w:noProof/>
      </w:rPr>
      <w:drawing>
        <wp:inline distT="0" distB="0" distL="0" distR="0">
          <wp:extent cx="7518318" cy="1979930"/>
          <wp:effectExtent l="0" t="0" r="6985" b="1270"/>
          <wp:docPr id="4" name="Image 4" descr="Logo &quot;République Française&quot; et &quot;IGPDE&quot;, Offre de formation de l'Institut de la gestion publique et du développement é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ogo &quot;République Française&quot; et &quot;IGPDE&quot;, Offre de formation de l'Institut de la gestion publique et du développement économique."/>
                  <pic:cNvPicPr/>
                </pic:nvPicPr>
                <pic:blipFill>
                  <a:blip r:embed="rId1">
                    <a:extLst>
                      <a:ext uri="{28A0092B-C50C-407E-A947-70E740481C1C}">
                        <a14:useLocalDpi xmlns:a14="http://schemas.microsoft.com/office/drawing/2010/main" val="0"/>
                      </a:ext>
                    </a:extLst>
                  </a:blip>
                  <a:stretch>
                    <a:fillRect/>
                  </a:stretch>
                </pic:blipFill>
                <pic:spPr>
                  <a:xfrm>
                    <a:off x="0" y="0"/>
                    <a:ext cx="7547220" cy="19875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46E3"/>
    <w:multiLevelType w:val="hybridMultilevel"/>
    <w:tmpl w:val="C3DA331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961E74"/>
    <w:multiLevelType w:val="hybridMultilevel"/>
    <w:tmpl w:val="53323B9A"/>
    <w:lvl w:ilvl="0" w:tplc="A516C61A">
      <w:numFmt w:val="bullet"/>
      <w:lvlText w:val="-"/>
      <w:lvlJc w:val="left"/>
      <w:pPr>
        <w:ind w:left="720" w:hanging="360"/>
      </w:pPr>
      <w:rPr>
        <w:rFonts w:ascii="Marianne" w:eastAsia="Times New Roman" w:hAnsi="Marianne"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E35113"/>
    <w:multiLevelType w:val="hybridMultilevel"/>
    <w:tmpl w:val="1668F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8E2733"/>
    <w:multiLevelType w:val="hybridMultilevel"/>
    <w:tmpl w:val="1CCE5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B1763E"/>
    <w:multiLevelType w:val="hybridMultilevel"/>
    <w:tmpl w:val="4E7A20DC"/>
    <w:lvl w:ilvl="0" w:tplc="040C0001">
      <w:start w:val="1"/>
      <w:numFmt w:val="bullet"/>
      <w:lvlText w:val=""/>
      <w:lvlJc w:val="left"/>
      <w:pPr>
        <w:ind w:left="720" w:hanging="360"/>
      </w:pPr>
      <w:rPr>
        <w:rFonts w:ascii="Symbol" w:hAnsi="Symbol" w:hint="default"/>
      </w:rPr>
    </w:lvl>
    <w:lvl w:ilvl="1" w:tplc="055E573A">
      <w:numFmt w:val="bullet"/>
      <w:lvlText w:val="•"/>
      <w:lvlJc w:val="left"/>
      <w:pPr>
        <w:ind w:left="1440" w:hanging="360"/>
      </w:pPr>
      <w:rPr>
        <w:rFonts w:ascii="Marianne" w:eastAsia="Times New Roman" w:hAnsi="Mariann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D980C97"/>
    <w:multiLevelType w:val="hybridMultilevel"/>
    <w:tmpl w:val="3BA2334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4E65311A"/>
    <w:multiLevelType w:val="hybridMultilevel"/>
    <w:tmpl w:val="BDCEF7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FF53B71"/>
    <w:multiLevelType w:val="hybridMultilevel"/>
    <w:tmpl w:val="2CFE69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27C26F8"/>
    <w:multiLevelType w:val="hybridMultilevel"/>
    <w:tmpl w:val="79C4CB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289126A"/>
    <w:multiLevelType w:val="hybridMultilevel"/>
    <w:tmpl w:val="54A25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50025C6"/>
    <w:multiLevelType w:val="hybridMultilevel"/>
    <w:tmpl w:val="9E665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50B432A"/>
    <w:multiLevelType w:val="hybridMultilevel"/>
    <w:tmpl w:val="AD5650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EB6F8B"/>
    <w:multiLevelType w:val="hybridMultilevel"/>
    <w:tmpl w:val="117C2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D1C4B96"/>
    <w:multiLevelType w:val="hybridMultilevel"/>
    <w:tmpl w:val="22A6B5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5C2629"/>
    <w:multiLevelType w:val="hybridMultilevel"/>
    <w:tmpl w:val="599AE8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7852335"/>
    <w:multiLevelType w:val="hybridMultilevel"/>
    <w:tmpl w:val="C9BE22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E453AD"/>
    <w:multiLevelType w:val="hybridMultilevel"/>
    <w:tmpl w:val="991C6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4058B"/>
    <w:multiLevelType w:val="hybridMultilevel"/>
    <w:tmpl w:val="AA12E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FB96862"/>
    <w:multiLevelType w:val="hybridMultilevel"/>
    <w:tmpl w:val="6944E5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500D85"/>
    <w:multiLevelType w:val="hybridMultilevel"/>
    <w:tmpl w:val="C2585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CBA2C4F"/>
    <w:multiLevelType w:val="hybridMultilevel"/>
    <w:tmpl w:val="0F405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2"/>
  </w:num>
  <w:num w:numId="4">
    <w:abstractNumId w:val="4"/>
  </w:num>
  <w:num w:numId="5">
    <w:abstractNumId w:val="12"/>
  </w:num>
  <w:num w:numId="6">
    <w:abstractNumId w:val="13"/>
  </w:num>
  <w:num w:numId="7">
    <w:abstractNumId w:val="10"/>
  </w:num>
  <w:num w:numId="8">
    <w:abstractNumId w:val="6"/>
  </w:num>
  <w:num w:numId="9">
    <w:abstractNumId w:val="19"/>
  </w:num>
  <w:num w:numId="10">
    <w:abstractNumId w:val="17"/>
  </w:num>
  <w:num w:numId="11">
    <w:abstractNumId w:val="16"/>
  </w:num>
  <w:num w:numId="12">
    <w:abstractNumId w:val="9"/>
  </w:num>
  <w:num w:numId="13">
    <w:abstractNumId w:val="14"/>
  </w:num>
  <w:num w:numId="14">
    <w:abstractNumId w:val="5"/>
  </w:num>
  <w:num w:numId="15">
    <w:abstractNumId w:val="8"/>
  </w:num>
  <w:num w:numId="16">
    <w:abstractNumId w:val="1"/>
  </w:num>
  <w:num w:numId="17">
    <w:abstractNumId w:val="0"/>
  </w:num>
  <w:num w:numId="18">
    <w:abstractNumId w:val="15"/>
  </w:num>
  <w:num w:numId="19">
    <w:abstractNumId w:val="7"/>
  </w:num>
  <w:num w:numId="20">
    <w:abstractNumId w:val="20"/>
  </w:num>
  <w:num w:numId="21">
    <w:abstractNumId w:val="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UPLAN Carine">
    <w15:presenceInfo w15:providerId="AD" w15:userId="S-1-5-21-2043104406-512064258-1538882281-2001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8A900C7-3FA4-460B-98A2-6B020840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autoSpaceDN/>
    </w:pPr>
    <w:rPr>
      <w:rFonts w:ascii="Marianne" w:eastAsia="Times New Roman" w:hAnsi="Marianne" w:cs="Times New Roman"/>
      <w:sz w:val="24"/>
      <w:szCs w:val="24"/>
      <w:lang w:val="fr-FR" w:eastAsia="fr-FR"/>
    </w:rPr>
  </w:style>
  <w:style w:type="paragraph" w:styleId="Titre1">
    <w:name w:val="heading 1"/>
    <w:basedOn w:val="Normal"/>
    <w:uiPriority w:val="9"/>
    <w:qFormat/>
    <w:pPr>
      <w:spacing w:before="120" w:after="120"/>
      <w:ind w:left="113"/>
      <w:jc w:val="center"/>
      <w:outlineLvl w:val="0"/>
    </w:pPr>
    <w:rPr>
      <w:b/>
      <w:bCs/>
      <w:sz w:val="32"/>
    </w:rPr>
  </w:style>
  <w:style w:type="paragraph" w:styleId="Titre2">
    <w:name w:val="heading 2"/>
    <w:basedOn w:val="Normal"/>
    <w:next w:val="Normal"/>
    <w:link w:val="Titre2Car"/>
    <w:uiPriority w:val="9"/>
    <w:unhideWhenUsed/>
    <w:qFormat/>
    <w:pPr>
      <w:keepNext/>
      <w:keepLines/>
      <w:spacing w:before="40"/>
      <w:outlineLvl w:val="1"/>
    </w:pPr>
    <w:rPr>
      <w:rFonts w:eastAsiaTheme="majorEastAsia" w:cstheme="majorBidi"/>
      <w:b/>
      <w:color w:val="000091"/>
      <w:szCs w:val="26"/>
    </w:rPr>
  </w:style>
  <w:style w:type="paragraph" w:styleId="Titre3">
    <w:name w:val="heading 3"/>
    <w:basedOn w:val="Normal"/>
    <w:next w:val="Normal"/>
    <w:link w:val="Titre3Car"/>
    <w:uiPriority w:val="9"/>
    <w:unhideWhenUsed/>
    <w:qFormat/>
    <w:pPr>
      <w:keepNext/>
      <w:keepLines/>
      <w:widowControl w:val="0"/>
      <w:autoSpaceDE w:val="0"/>
      <w:autoSpaceDN w:val="0"/>
      <w:spacing w:before="240" w:after="120"/>
      <w:outlineLvl w:val="2"/>
    </w:pPr>
    <w:rPr>
      <w:rFonts w:eastAsiaTheme="majorEastAsia" w:cstheme="majorBidi"/>
      <w:b/>
      <w:color w:val="000091"/>
      <w:sz w:val="32"/>
    </w:rPr>
  </w:style>
  <w:style w:type="paragraph" w:styleId="Titre4">
    <w:name w:val="heading 4"/>
    <w:basedOn w:val="Normal"/>
    <w:next w:val="Normal"/>
    <w:link w:val="Titre4Car"/>
    <w:uiPriority w:val="9"/>
    <w:unhideWhenUsed/>
    <w:qFormat/>
    <w:pPr>
      <w:keepNext/>
      <w:keepLines/>
      <w:widowControl w:val="0"/>
      <w:autoSpaceDE w:val="0"/>
      <w:autoSpaceDN w:val="0"/>
      <w:spacing w:before="120" w:after="120"/>
      <w:outlineLvl w:val="3"/>
    </w:pPr>
    <w:rPr>
      <w:rFonts w:eastAsiaTheme="majorEastAsia" w:cstheme="majorBidi"/>
      <w:b/>
      <w:bCs/>
      <w:color w:val="000000" w:themeColor="text1"/>
      <w:sz w:val="32"/>
      <w:szCs w:val="22"/>
      <w:lang w:eastAsia="en-US"/>
    </w:rPr>
  </w:style>
  <w:style w:type="paragraph" w:styleId="Titre5">
    <w:name w:val="heading 5"/>
    <w:basedOn w:val="Normal"/>
    <w:next w:val="Normal"/>
    <w:link w:val="Titre5Car"/>
    <w:uiPriority w:val="9"/>
    <w:unhideWhenUsed/>
    <w:qFormat/>
    <w:pPr>
      <w:keepNext/>
      <w:keepLines/>
      <w:spacing w:before="40"/>
      <w:outlineLvl w:val="4"/>
    </w:pPr>
    <w:rPr>
      <w:rFonts w:eastAsiaTheme="majorEastAsia" w:cstheme="majorBidi"/>
      <w:b/>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0"/>
    </w:pPr>
  </w:style>
  <w:style w:type="paragraph" w:styleId="Titre">
    <w:name w:val="Title"/>
    <w:basedOn w:val="Normal"/>
    <w:uiPriority w:val="10"/>
    <w:qFormat/>
    <w:pPr>
      <w:spacing w:before="56"/>
      <w:ind w:left="116"/>
    </w:pPr>
    <w:rPr>
      <w:b/>
      <w:bCs/>
      <w:sz w:val="48"/>
      <w:szCs w:val="48"/>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character" w:styleId="Lienhypertexte">
    <w:name w:val="Hyperlink"/>
    <w:basedOn w:val="Policepardfaut"/>
    <w:uiPriority w:val="99"/>
    <w:unhideWhenUsed/>
    <w:rPr>
      <w:color w:val="0000FF"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rPr>
      <w:rFonts w:ascii="Calibri" w:eastAsia="Calibri" w:hAnsi="Calibri" w:cs="Calibri"/>
      <w:lang w:val="fr-FR"/>
    </w:rPr>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rPr>
      <w:rFonts w:ascii="Calibri" w:eastAsia="Calibri" w:hAnsi="Calibri" w:cs="Calibri"/>
      <w:lang w:val="fr-FR"/>
    </w:rPr>
  </w:style>
  <w:style w:type="table" w:styleId="Grilledutableau">
    <w:name w:val="Table Grid"/>
    <w:basedOn w:val="TableauNormal"/>
    <w:uiPriority w:val="59"/>
    <w:pPr>
      <w:widowControl/>
      <w:autoSpaceDE/>
      <w:autoSpaceDN/>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re2Car">
    <w:name w:val="Titre 2 Car"/>
    <w:basedOn w:val="Policepardfaut"/>
    <w:link w:val="Titre2"/>
    <w:uiPriority w:val="9"/>
    <w:rPr>
      <w:rFonts w:ascii="Marianne" w:eastAsiaTheme="majorEastAsia" w:hAnsi="Marianne" w:cstheme="majorBidi"/>
      <w:b/>
      <w:color w:val="000091"/>
      <w:sz w:val="24"/>
      <w:szCs w:val="26"/>
      <w:lang w:val="fr-FR" w:eastAsia="fr-FR"/>
    </w:rPr>
  </w:style>
  <w:style w:type="paragraph" w:customStyle="1" w:styleId="whitespace-normal">
    <w:name w:val="whitespace-normal"/>
    <w:basedOn w:val="Normal"/>
    <w:pPr>
      <w:spacing w:before="100" w:beforeAutospacing="1" w:after="100" w:afterAutospacing="1"/>
    </w:pPr>
  </w:style>
  <w:style w:type="character" w:customStyle="1" w:styleId="Titre3Car">
    <w:name w:val="Titre 3 Car"/>
    <w:basedOn w:val="Policepardfaut"/>
    <w:link w:val="Titre3"/>
    <w:uiPriority w:val="9"/>
    <w:rPr>
      <w:rFonts w:ascii="Marianne" w:eastAsiaTheme="majorEastAsia" w:hAnsi="Marianne" w:cstheme="majorBidi"/>
      <w:b/>
      <w:color w:val="000091"/>
      <w:sz w:val="32"/>
      <w:szCs w:val="24"/>
      <w:lang w:val="fr-FR" w:eastAsia="fr-FR"/>
    </w:rPr>
  </w:style>
  <w:style w:type="character" w:styleId="Lienhypertextesuivivisit">
    <w:name w:val="FollowedHyperlink"/>
    <w:basedOn w:val="Policepardfaut"/>
    <w:uiPriority w:val="99"/>
    <w:semiHidden/>
    <w:unhideWhenUsed/>
    <w:rPr>
      <w:color w:val="800080" w:themeColor="followedHyperlink"/>
      <w:u w:val="single"/>
    </w:rPr>
  </w:style>
  <w:style w:type="character" w:customStyle="1" w:styleId="Titre4Car">
    <w:name w:val="Titre 4 Car"/>
    <w:basedOn w:val="Policepardfaut"/>
    <w:link w:val="Titre4"/>
    <w:uiPriority w:val="9"/>
    <w:rPr>
      <w:rFonts w:ascii="Marianne" w:eastAsiaTheme="majorEastAsia" w:hAnsi="Marianne" w:cstheme="majorBidi"/>
      <w:b/>
      <w:bCs/>
      <w:color w:val="000000" w:themeColor="text1"/>
      <w:sz w:val="32"/>
      <w:lang w:val="fr-FR"/>
    </w:rPr>
  </w:style>
  <w:style w:type="paragraph" w:customStyle="1" w:styleId="whitespace-pre-wrap">
    <w:name w:val="whitespace-pre-wrap"/>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Numrodepage">
    <w:name w:val="page number"/>
    <w:basedOn w:val="Policepardfaut"/>
    <w:uiPriority w:val="99"/>
    <w:semiHidden/>
    <w:unhideWhenUsed/>
  </w:style>
  <w:style w:type="character" w:customStyle="1" w:styleId="Titre5Car">
    <w:name w:val="Titre 5 Car"/>
    <w:basedOn w:val="Policepardfaut"/>
    <w:link w:val="Titre5"/>
    <w:uiPriority w:val="9"/>
    <w:rPr>
      <w:rFonts w:ascii="Marianne" w:eastAsiaTheme="majorEastAsia" w:hAnsi="Marianne" w:cstheme="majorBidi"/>
      <w:b/>
      <w:color w:val="000000" w:themeColor="text1"/>
      <w:sz w:val="24"/>
      <w:szCs w:val="24"/>
      <w:lang w:val="fr-FR" w:eastAsia="fr-FR"/>
    </w:r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83953">
      <w:bodyDiv w:val="1"/>
      <w:marLeft w:val="0"/>
      <w:marRight w:val="0"/>
      <w:marTop w:val="0"/>
      <w:marBottom w:val="0"/>
      <w:divBdr>
        <w:top w:val="none" w:sz="0" w:space="0" w:color="auto"/>
        <w:left w:val="none" w:sz="0" w:space="0" w:color="auto"/>
        <w:bottom w:val="none" w:sz="0" w:space="0" w:color="auto"/>
        <w:right w:val="none" w:sz="0" w:space="0" w:color="auto"/>
      </w:divBdr>
    </w:div>
    <w:div w:id="101804624">
      <w:bodyDiv w:val="1"/>
      <w:marLeft w:val="0"/>
      <w:marRight w:val="0"/>
      <w:marTop w:val="0"/>
      <w:marBottom w:val="0"/>
      <w:divBdr>
        <w:top w:val="none" w:sz="0" w:space="0" w:color="auto"/>
        <w:left w:val="none" w:sz="0" w:space="0" w:color="auto"/>
        <w:bottom w:val="none" w:sz="0" w:space="0" w:color="auto"/>
        <w:right w:val="none" w:sz="0" w:space="0" w:color="auto"/>
      </w:divBdr>
    </w:div>
    <w:div w:id="595138247">
      <w:bodyDiv w:val="1"/>
      <w:marLeft w:val="0"/>
      <w:marRight w:val="0"/>
      <w:marTop w:val="0"/>
      <w:marBottom w:val="0"/>
      <w:divBdr>
        <w:top w:val="none" w:sz="0" w:space="0" w:color="auto"/>
        <w:left w:val="none" w:sz="0" w:space="0" w:color="auto"/>
        <w:bottom w:val="none" w:sz="0" w:space="0" w:color="auto"/>
        <w:right w:val="none" w:sz="0" w:space="0" w:color="auto"/>
      </w:divBdr>
    </w:div>
    <w:div w:id="706222316">
      <w:bodyDiv w:val="1"/>
      <w:marLeft w:val="0"/>
      <w:marRight w:val="0"/>
      <w:marTop w:val="0"/>
      <w:marBottom w:val="0"/>
      <w:divBdr>
        <w:top w:val="none" w:sz="0" w:space="0" w:color="auto"/>
        <w:left w:val="none" w:sz="0" w:space="0" w:color="auto"/>
        <w:bottom w:val="none" w:sz="0" w:space="0" w:color="auto"/>
        <w:right w:val="none" w:sz="0" w:space="0" w:color="auto"/>
      </w:divBdr>
    </w:div>
    <w:div w:id="855267535">
      <w:bodyDiv w:val="1"/>
      <w:marLeft w:val="0"/>
      <w:marRight w:val="0"/>
      <w:marTop w:val="0"/>
      <w:marBottom w:val="0"/>
      <w:divBdr>
        <w:top w:val="none" w:sz="0" w:space="0" w:color="auto"/>
        <w:left w:val="none" w:sz="0" w:space="0" w:color="auto"/>
        <w:bottom w:val="none" w:sz="0" w:space="0" w:color="auto"/>
        <w:right w:val="none" w:sz="0" w:space="0" w:color="auto"/>
      </w:divBdr>
    </w:div>
    <w:div w:id="861095059">
      <w:bodyDiv w:val="1"/>
      <w:marLeft w:val="0"/>
      <w:marRight w:val="0"/>
      <w:marTop w:val="0"/>
      <w:marBottom w:val="0"/>
      <w:divBdr>
        <w:top w:val="none" w:sz="0" w:space="0" w:color="auto"/>
        <w:left w:val="none" w:sz="0" w:space="0" w:color="auto"/>
        <w:bottom w:val="none" w:sz="0" w:space="0" w:color="auto"/>
        <w:right w:val="none" w:sz="0" w:space="0" w:color="auto"/>
      </w:divBdr>
    </w:div>
    <w:div w:id="908812386">
      <w:bodyDiv w:val="1"/>
      <w:marLeft w:val="0"/>
      <w:marRight w:val="0"/>
      <w:marTop w:val="0"/>
      <w:marBottom w:val="0"/>
      <w:divBdr>
        <w:top w:val="none" w:sz="0" w:space="0" w:color="auto"/>
        <w:left w:val="none" w:sz="0" w:space="0" w:color="auto"/>
        <w:bottom w:val="none" w:sz="0" w:space="0" w:color="auto"/>
        <w:right w:val="none" w:sz="0" w:space="0" w:color="auto"/>
      </w:divBdr>
    </w:div>
    <w:div w:id="932664981">
      <w:bodyDiv w:val="1"/>
      <w:marLeft w:val="0"/>
      <w:marRight w:val="0"/>
      <w:marTop w:val="0"/>
      <w:marBottom w:val="0"/>
      <w:divBdr>
        <w:top w:val="none" w:sz="0" w:space="0" w:color="auto"/>
        <w:left w:val="none" w:sz="0" w:space="0" w:color="auto"/>
        <w:bottom w:val="none" w:sz="0" w:space="0" w:color="auto"/>
        <w:right w:val="none" w:sz="0" w:space="0" w:color="auto"/>
      </w:divBdr>
    </w:div>
    <w:div w:id="1107122716">
      <w:bodyDiv w:val="1"/>
      <w:marLeft w:val="0"/>
      <w:marRight w:val="0"/>
      <w:marTop w:val="0"/>
      <w:marBottom w:val="0"/>
      <w:divBdr>
        <w:top w:val="none" w:sz="0" w:space="0" w:color="auto"/>
        <w:left w:val="none" w:sz="0" w:space="0" w:color="auto"/>
        <w:bottom w:val="none" w:sz="0" w:space="0" w:color="auto"/>
        <w:right w:val="none" w:sz="0" w:space="0" w:color="auto"/>
      </w:divBdr>
    </w:div>
    <w:div w:id="1275677884">
      <w:bodyDiv w:val="1"/>
      <w:marLeft w:val="0"/>
      <w:marRight w:val="0"/>
      <w:marTop w:val="0"/>
      <w:marBottom w:val="0"/>
      <w:divBdr>
        <w:top w:val="none" w:sz="0" w:space="0" w:color="auto"/>
        <w:left w:val="none" w:sz="0" w:space="0" w:color="auto"/>
        <w:bottom w:val="none" w:sz="0" w:space="0" w:color="auto"/>
        <w:right w:val="none" w:sz="0" w:space="0" w:color="auto"/>
      </w:divBdr>
    </w:div>
    <w:div w:id="1358698058">
      <w:bodyDiv w:val="1"/>
      <w:marLeft w:val="0"/>
      <w:marRight w:val="0"/>
      <w:marTop w:val="0"/>
      <w:marBottom w:val="0"/>
      <w:divBdr>
        <w:top w:val="none" w:sz="0" w:space="0" w:color="auto"/>
        <w:left w:val="none" w:sz="0" w:space="0" w:color="auto"/>
        <w:bottom w:val="none" w:sz="0" w:space="0" w:color="auto"/>
        <w:right w:val="none" w:sz="0" w:space="0" w:color="auto"/>
      </w:divBdr>
      <w:divsChild>
        <w:div w:id="83626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559594">
      <w:bodyDiv w:val="1"/>
      <w:marLeft w:val="0"/>
      <w:marRight w:val="0"/>
      <w:marTop w:val="0"/>
      <w:marBottom w:val="0"/>
      <w:divBdr>
        <w:top w:val="none" w:sz="0" w:space="0" w:color="auto"/>
        <w:left w:val="none" w:sz="0" w:space="0" w:color="auto"/>
        <w:bottom w:val="none" w:sz="0" w:space="0" w:color="auto"/>
        <w:right w:val="none" w:sz="0" w:space="0" w:color="auto"/>
      </w:divBdr>
    </w:div>
    <w:div w:id="1415129360">
      <w:bodyDiv w:val="1"/>
      <w:marLeft w:val="0"/>
      <w:marRight w:val="0"/>
      <w:marTop w:val="0"/>
      <w:marBottom w:val="0"/>
      <w:divBdr>
        <w:top w:val="none" w:sz="0" w:space="0" w:color="auto"/>
        <w:left w:val="none" w:sz="0" w:space="0" w:color="auto"/>
        <w:bottom w:val="none" w:sz="0" w:space="0" w:color="auto"/>
        <w:right w:val="none" w:sz="0" w:space="0" w:color="auto"/>
      </w:divBdr>
    </w:div>
    <w:div w:id="1748990427">
      <w:bodyDiv w:val="1"/>
      <w:marLeft w:val="0"/>
      <w:marRight w:val="0"/>
      <w:marTop w:val="0"/>
      <w:marBottom w:val="0"/>
      <w:divBdr>
        <w:top w:val="none" w:sz="0" w:space="0" w:color="auto"/>
        <w:left w:val="none" w:sz="0" w:space="0" w:color="auto"/>
        <w:bottom w:val="none" w:sz="0" w:space="0" w:color="auto"/>
        <w:right w:val="none" w:sz="0" w:space="0" w:color="auto"/>
      </w:divBdr>
    </w:div>
    <w:div w:id="1890140800">
      <w:bodyDiv w:val="1"/>
      <w:marLeft w:val="0"/>
      <w:marRight w:val="0"/>
      <w:marTop w:val="0"/>
      <w:marBottom w:val="0"/>
      <w:divBdr>
        <w:top w:val="none" w:sz="0" w:space="0" w:color="auto"/>
        <w:left w:val="none" w:sz="0" w:space="0" w:color="auto"/>
        <w:bottom w:val="none" w:sz="0" w:space="0" w:color="auto"/>
        <w:right w:val="none" w:sz="0" w:space="0" w:color="auto"/>
      </w:divBdr>
    </w:div>
    <w:div w:id="1934702438">
      <w:bodyDiv w:val="1"/>
      <w:marLeft w:val="0"/>
      <w:marRight w:val="0"/>
      <w:marTop w:val="0"/>
      <w:marBottom w:val="0"/>
      <w:divBdr>
        <w:top w:val="none" w:sz="0" w:space="0" w:color="auto"/>
        <w:left w:val="none" w:sz="0" w:space="0" w:color="auto"/>
        <w:bottom w:val="none" w:sz="0" w:space="0" w:color="auto"/>
        <w:right w:val="none" w:sz="0" w:space="0" w:color="auto"/>
      </w:divBdr>
    </w:div>
    <w:div w:id="2026905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ntor.gouv.fr/course/view.php?id=867&amp;section=1"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376</Words>
  <Characters>2072</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Ministere Finances</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IGPDE</dc:creator>
  <cp:lastModifiedBy>COUPLAN Carine</cp:lastModifiedBy>
  <cp:revision>7</cp:revision>
  <dcterms:created xsi:type="dcterms:W3CDTF">2025-07-23T12:36:00Z</dcterms:created>
  <dcterms:modified xsi:type="dcterms:W3CDTF">2025-07-23T12:45:00Z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2010</vt:lpwstr>
  </property>
  <property fmtid="{D5CDD505-2E9C-101B-9397-08002B2CF9AE}" pid="4" name="LastSaved">
    <vt:filetime>2024-07-26T00:00:00Z</vt:filetime>
  </property>
</Properties>
</file>